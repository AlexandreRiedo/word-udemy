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30EA" w14:textId="1A1C0AC7" w:rsidR="001A5608" w:rsidRPr="001A5608" w:rsidRDefault="001A5608">
      <w:pPr>
        <w:rPr>
          <w:b/>
          <w:sz w:val="32"/>
        </w:rPr>
      </w:pPr>
      <w:r w:rsidRPr="001A5608">
        <w:rPr>
          <w:b/>
          <w:sz w:val="32"/>
        </w:rPr>
        <w:t>Track Changes</w:t>
      </w:r>
    </w:p>
    <w:p w14:paraId="40A83835" w14:textId="0C8F5128" w:rsidR="0033197E" w:rsidRDefault="0033197E">
      <w:r w:rsidRPr="00924DCC">
        <w:rPr>
          <w:b/>
          <w:bCs/>
          <w:color w:val="5B9BD5" w:themeColor="accent1"/>
        </w:rPr>
        <w:t>Video provides a powerful way to help you prove your point.</w:t>
      </w:r>
      <w:r>
        <w:t xml:space="preserve">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0A83836" w14:textId="537F5AFC" w:rsidR="0033197E" w:rsidRDefault="0033197E">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 Save time in Word with new buttons that show up where you need them.</w:t>
      </w:r>
    </w:p>
    <w:tbl>
      <w:tblPr>
        <w:tblStyle w:val="TableGrid"/>
        <w:tblW w:w="0" w:type="auto"/>
        <w:tblLook w:val="04A0" w:firstRow="1" w:lastRow="0" w:firstColumn="1" w:lastColumn="0" w:noHBand="0" w:noVBand="1"/>
      </w:tblPr>
      <w:tblGrid>
        <w:gridCol w:w="4675"/>
        <w:gridCol w:w="4675"/>
      </w:tblGrid>
      <w:tr w:rsidR="00970E9C" w:rsidRPr="00970E9C" w14:paraId="40A83839" w14:textId="77777777" w:rsidTr="00970E9C">
        <w:tc>
          <w:tcPr>
            <w:tcW w:w="4675" w:type="dxa"/>
            <w:shd w:val="clear" w:color="auto" w:fill="2E74B5" w:themeFill="accent1" w:themeFillShade="BF"/>
          </w:tcPr>
          <w:p w14:paraId="40A83837" w14:textId="77777777" w:rsidR="00970E9C" w:rsidRPr="00970E9C" w:rsidRDefault="00970E9C">
            <w:pPr>
              <w:rPr>
                <w:b/>
                <w:color w:val="FFFFFF" w:themeColor="background1"/>
              </w:rPr>
            </w:pPr>
            <w:r w:rsidRPr="00970E9C">
              <w:rPr>
                <w:b/>
                <w:color w:val="FFFFFF" w:themeColor="background1"/>
              </w:rPr>
              <w:t>First Name</w:t>
            </w:r>
          </w:p>
        </w:tc>
        <w:tc>
          <w:tcPr>
            <w:tcW w:w="4675" w:type="dxa"/>
            <w:shd w:val="clear" w:color="auto" w:fill="2E74B5" w:themeFill="accent1" w:themeFillShade="BF"/>
          </w:tcPr>
          <w:p w14:paraId="40A83838" w14:textId="77777777" w:rsidR="00970E9C" w:rsidRPr="00970E9C" w:rsidRDefault="00970E9C">
            <w:pPr>
              <w:rPr>
                <w:b/>
                <w:color w:val="FFFFFF" w:themeColor="background1"/>
              </w:rPr>
            </w:pPr>
            <w:r w:rsidRPr="00970E9C">
              <w:rPr>
                <w:b/>
                <w:color w:val="FFFFFF" w:themeColor="background1"/>
              </w:rPr>
              <w:t>Last Name</w:t>
            </w:r>
          </w:p>
        </w:tc>
      </w:tr>
      <w:tr w:rsidR="00970E9C" w14:paraId="40A8383C" w14:textId="77777777" w:rsidTr="00970E9C">
        <w:tc>
          <w:tcPr>
            <w:tcW w:w="4675" w:type="dxa"/>
          </w:tcPr>
          <w:p w14:paraId="40A8383A" w14:textId="77777777" w:rsidR="00970E9C" w:rsidRDefault="00970E9C"/>
        </w:tc>
        <w:tc>
          <w:tcPr>
            <w:tcW w:w="4675" w:type="dxa"/>
          </w:tcPr>
          <w:p w14:paraId="40A8383B" w14:textId="77777777" w:rsidR="00970E9C" w:rsidRDefault="00970E9C"/>
        </w:tc>
      </w:tr>
      <w:tr w:rsidR="00970E9C" w14:paraId="40A8383F" w14:textId="77777777" w:rsidTr="00970E9C">
        <w:tc>
          <w:tcPr>
            <w:tcW w:w="4675" w:type="dxa"/>
          </w:tcPr>
          <w:p w14:paraId="40A8383D" w14:textId="77777777" w:rsidR="00970E9C" w:rsidRDefault="00970E9C"/>
        </w:tc>
        <w:tc>
          <w:tcPr>
            <w:tcW w:w="4675" w:type="dxa"/>
          </w:tcPr>
          <w:p w14:paraId="40A8383E" w14:textId="77777777" w:rsidR="00970E9C" w:rsidRDefault="00970E9C"/>
        </w:tc>
      </w:tr>
    </w:tbl>
    <w:p w14:paraId="40A83840" w14:textId="77777777" w:rsidR="00970E9C" w:rsidRDefault="00970E9C"/>
    <w:p w14:paraId="40A83841" w14:textId="77777777" w:rsidR="0033197E" w:rsidRDefault="0033197E">
      <w:r>
        <w:br w:type="page"/>
      </w:r>
    </w:p>
    <w:p w14:paraId="40A83842" w14:textId="77777777" w:rsidR="0033197E" w:rsidRDefault="00970E9C">
      <w:pPr>
        <w:rPr>
          <w:ins w:id="0" w:author="Alexandre Riedo" w:date="2026-07-24T21:53:00Z" w16du:dateUtc="2026-07-24T19:53:00Z"/>
        </w:rPr>
      </w:pPr>
      <w:r>
        <w:rPr>
          <w:noProof/>
        </w:rPr>
        <w:lastRenderedPageBreak/>
        <w:drawing>
          <wp:anchor distT="0" distB="0" distL="114300" distR="114300" simplePos="0" relativeHeight="251658240" behindDoc="0" locked="0" layoutInCell="1" allowOverlap="1" wp14:anchorId="40A8384E" wp14:editId="40A8384F">
            <wp:simplePos x="0" y="0"/>
            <wp:positionH relativeFrom="margin">
              <wp:align>right</wp:align>
            </wp:positionH>
            <wp:positionV relativeFrom="paragraph">
              <wp:posOffset>8304</wp:posOffset>
            </wp:positionV>
            <wp:extent cx="2379345" cy="1784350"/>
            <wp:effectExtent l="0" t="0" r="190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te-puppy-dog-wallpapers[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79345" cy="1784350"/>
                    </a:xfrm>
                    <a:prstGeom prst="rect">
                      <a:avLst/>
                    </a:prstGeom>
                  </pic:spPr>
                </pic:pic>
              </a:graphicData>
            </a:graphic>
            <wp14:sizeRelH relativeFrom="margin">
              <wp14:pctWidth>0</wp14:pctWidth>
            </wp14:sizeRelH>
            <wp14:sizeRelV relativeFrom="margin">
              <wp14:pctHeight>0</wp14:pctHeight>
            </wp14:sizeRelV>
          </wp:anchor>
        </w:drawing>
      </w:r>
      <w:r w:rsidR="0033197E">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E7EC4FD" w14:textId="2223031D" w:rsidR="00924DCC" w:rsidRPr="00924DCC" w:rsidRDefault="00924DCC" w:rsidP="00924DCC">
      <w:pPr>
        <w:spacing w:line="240" w:lineRule="auto"/>
        <w:rPr>
          <w:b/>
          <w:bCs/>
          <w:sz w:val="34"/>
          <w:szCs w:val="34"/>
          <w:rPrChange w:id="1" w:author="Alexandre Riedo" w:date="2026-07-24T21:53:00Z" w16du:dateUtc="2026-07-24T19:53:00Z">
            <w:rPr/>
          </w:rPrChange>
        </w:rPr>
        <w:pPrChange w:id="2" w:author="Alexandre Riedo" w:date="2026-07-24T21:53:00Z" w16du:dateUtc="2026-07-24T19:53:00Z">
          <w:pPr/>
        </w:pPrChange>
      </w:pPr>
      <w:ins w:id="3" w:author="Alexandre Riedo" w:date="2026-07-24T21:53:00Z" w16du:dateUtc="2026-07-24T19:53:00Z">
        <w:r w:rsidRPr="00924DCC">
          <w:rPr>
            <w:b/>
            <w:bCs/>
            <w:sz w:val="34"/>
            <w:szCs w:val="34"/>
            <w:rPrChange w:id="4" w:author="Alexandre Riedo" w:date="2026-07-24T21:53:00Z" w16du:dateUtc="2026-07-24T19:53:00Z">
              <w:rPr/>
            </w:rPrChange>
          </w:rPr>
          <w:t>Fun with Videos!</w:t>
        </w:r>
      </w:ins>
    </w:p>
    <w:p w14:paraId="40A83843" w14:textId="77777777" w:rsidR="0033197E" w:rsidRDefault="0033197E">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0A83844" w14:textId="77777777" w:rsidR="0033197E" w:rsidRDefault="0033197E">
      <w:r>
        <w:br w:type="page"/>
      </w:r>
    </w:p>
    <w:p w14:paraId="40A83845" w14:textId="77777777" w:rsidR="00E17753" w:rsidRDefault="0033197E">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tbl>
      <w:tblPr>
        <w:tblStyle w:val="TableGrid"/>
        <w:tblW w:w="0" w:type="auto"/>
        <w:tblLook w:val="04A0" w:firstRow="1" w:lastRow="0" w:firstColumn="1" w:lastColumn="0" w:noHBand="0" w:noVBand="1"/>
      </w:tblPr>
      <w:tblGrid>
        <w:gridCol w:w="4675"/>
        <w:gridCol w:w="4675"/>
      </w:tblGrid>
      <w:tr w:rsidR="00970E9C" w:rsidRPr="00970E9C" w14:paraId="40A83848" w14:textId="77777777" w:rsidTr="00970E9C">
        <w:tc>
          <w:tcPr>
            <w:tcW w:w="4675" w:type="dxa"/>
            <w:shd w:val="clear" w:color="auto" w:fill="2E74B5" w:themeFill="accent1" w:themeFillShade="BF"/>
          </w:tcPr>
          <w:p w14:paraId="40A83846" w14:textId="77777777" w:rsidR="00970E9C" w:rsidRPr="00970E9C" w:rsidRDefault="00970E9C">
            <w:pPr>
              <w:rPr>
                <w:b/>
                <w:color w:val="FFFFFF" w:themeColor="background1"/>
              </w:rPr>
            </w:pPr>
            <w:r w:rsidRPr="00970E9C">
              <w:rPr>
                <w:b/>
                <w:color w:val="FFFFFF" w:themeColor="background1"/>
              </w:rPr>
              <w:t>City</w:t>
            </w:r>
          </w:p>
        </w:tc>
        <w:tc>
          <w:tcPr>
            <w:tcW w:w="4675" w:type="dxa"/>
            <w:shd w:val="clear" w:color="auto" w:fill="2E74B5" w:themeFill="accent1" w:themeFillShade="BF"/>
          </w:tcPr>
          <w:p w14:paraId="40A83847" w14:textId="77777777" w:rsidR="00970E9C" w:rsidRPr="00970E9C" w:rsidRDefault="00970E9C">
            <w:pPr>
              <w:rPr>
                <w:b/>
                <w:color w:val="FFFFFF" w:themeColor="background1"/>
              </w:rPr>
            </w:pPr>
            <w:r w:rsidRPr="00970E9C">
              <w:rPr>
                <w:b/>
                <w:color w:val="FFFFFF" w:themeColor="background1"/>
              </w:rPr>
              <w:t>Country</w:t>
            </w:r>
          </w:p>
        </w:tc>
      </w:tr>
      <w:tr w:rsidR="00970E9C" w14:paraId="40A8384B" w14:textId="77777777" w:rsidTr="00970E9C">
        <w:tc>
          <w:tcPr>
            <w:tcW w:w="4675" w:type="dxa"/>
          </w:tcPr>
          <w:p w14:paraId="40A83849" w14:textId="77777777" w:rsidR="00970E9C" w:rsidRDefault="00970E9C"/>
        </w:tc>
        <w:tc>
          <w:tcPr>
            <w:tcW w:w="4675" w:type="dxa"/>
          </w:tcPr>
          <w:p w14:paraId="40A8384A" w14:textId="77777777" w:rsidR="00970E9C" w:rsidRDefault="00970E9C"/>
        </w:tc>
      </w:tr>
    </w:tbl>
    <w:p w14:paraId="40A8384C" w14:textId="77777777" w:rsidR="0033197E" w:rsidRDefault="0033197E"/>
    <w:p w14:paraId="40A8384D" w14:textId="77777777" w:rsidR="00970E9C" w:rsidRDefault="00970E9C"/>
    <w:sectPr w:rsidR="00970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Riedo">
    <w15:presenceInfo w15:providerId="Windows Live" w15:userId="11024840538b7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B26"/>
    <w:rsid w:val="000E273F"/>
    <w:rsid w:val="001A5608"/>
    <w:rsid w:val="0033197E"/>
    <w:rsid w:val="003A2B26"/>
    <w:rsid w:val="003C2DA9"/>
    <w:rsid w:val="00924DCC"/>
    <w:rsid w:val="00970E9C"/>
    <w:rsid w:val="00E17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3835"/>
  <w15:chartTrackingRefBased/>
  <w15:docId w15:val="{570C458A-CB5F-4A27-BD4A-C5E1A7C18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0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24D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Pew</dc:creator>
  <cp:keywords/>
  <dc:description/>
  <cp:lastModifiedBy>Alexandre Riedo</cp:lastModifiedBy>
  <cp:revision>4</cp:revision>
  <dcterms:created xsi:type="dcterms:W3CDTF">2017-09-12T18:56:00Z</dcterms:created>
  <dcterms:modified xsi:type="dcterms:W3CDTF">2026-07-24T19:57:00Z</dcterms:modified>
</cp:coreProperties>
</file>